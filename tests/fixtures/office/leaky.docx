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4" Type="http://schemas.openxmlformats.org/officeDocument/2006/relationships/custom-properties" Target="docProps/custom.xml"/><Relationship Id="rId3" Type="http://schemas.openxmlformats.org/officeDocument/2006/relationships/extended-properties" Target="docProps/app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>The settlement amount is </w:t>
      </w:r>
      <w:del w:id="1" w:author="Jane Smith" w:date="2026-10-01T10:00:00Z">
        <w:r>
          <w:delText>$2,000,000</w:delText>
        </w:r>
      </w:del>
      <w:ins w:id="2" w:author="R. Partner" w:date="2026-10-02T11:00:00Z">
        <w:r>
          <w:t>$1,500,000</w:t>
        </w:r>
      </w:ins>
      <w:commentRangeStart w:id="0"/>
      <w:r>
        <w:t>.</w:t>
      </w:r>
      <w:commentRangeEnd w:id="0"/>
    </w:p>
  </w:body>
</w:document>
</file>

<file path=word/comments.xml><?xml version="1.0" encoding="utf-8"?>
<w:comments xmlns:w="http://schemas.openxmlformats.org/wordprocessingml/2006/main">
  <w:comment w:id="0" w:author="R. Partner" w:initials="RP">
    <w:p>
      <w:r>
        <w:t>Client will accept 1.2M.</w:t>
      </w:r>
    </w:p>
  </w:comment>
</w:comments>
</file>

<file path=word/people.xml><?xml version="1.0" encoding="utf-8"?>
<w15:people xmlns:w15="http://schemas.microsoft.com/office/word/2012/wordml">
  <w15:person w15:author="Jane Smith"/>
  <w15:person w15:author="R. Partner"/>
</w15:people>
</file>

<file path=word/settings.xml><?xml version="1.0" encoding="utf-8"?>
<w:settings xmlns:w="http://schemas.openxmlformats.org/wordprocessingml/2006/main" xmlns:r="http://schemas.openxmlformats.org/officeDocument/2006/relationships">
  <w:attachedTemplate r:id="rId1"/>
</w: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omments" Target="comments.xml"/><Relationship Id="rId2" Type="http://schemas.openxmlformats.org/officeDocument/2006/relationships/settings" Target="settings.xml"/><Relationship Id="rId3" Type="http://schemas.microsoft.com/office/2011/relationships/people" Target="people.xml"/></Relationships>
</file>

<file path=word/_rels/settings.xml.rels><?xml version="1.0" encoding="UTF-8" standalone="yes"?>
<Relationships xmlns="http://schemas.openxmlformats.org/package/2006/relationships"><Relationship Id="rId1" Type="http://schemas.openxmlformats.org/officeDocument/2006/relationships/attachedTemplate" Target="file:///C:\Users\jsmith\AppData\Roaming\Microsoft\Templates\Acme-Letterhead.dotm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Acme-Letterhead.dotm</Template>
  <TotalTime>312</TotalTime>
  <Pages>3</Pages>
  <Words>1200</Words>
  <Application>Microsoft Office Word</Application>
  <DocSecurity>0</DocSecurity>
  <Lines>40</Lines>
  <Paragraphs>12</Paragraphs>
  <Company>Acme Legal LLP</Company>
  <Manager>R. Partner</Manager>
  <HyperlinkBase>file:///C:/Users/jsmith/Clients/</HyperlinkBase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Q3 Settlement Draft</dc:title>
  <dc:subject>Contoso v. Fabrikam</dc:subject>
  <dc:creator>Jane Smith</dc:creator>
  <cp:keywords>confidential; settlement</cp:keywords>
  <dc:description>Do not forward &amp; do not print</dc:description>
  <cp:lastModifiedBy>J. Smith (Acme Legal)</cp:lastModifiedBy>
  <cp:revision>42</cp:revision>
  <cp:lastPrinted>2026-09-30T08:12:00Z</cp:lastPrinted>
  <dcterms:created xsi:type="dcterms:W3CDTF">2026-09-01T09:15:00Z</dcterms:created>
  <dcterms:modified xsi:type="dcterms:W3CDTF">2026-10-18T22:47:00Z</dcterms:modified>
  <cp:category>Litigation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Matter">
    <vt:lpwstr>CON-2026-118</vt:lpwstr>
  </property>
  <property fmtid="{D5CDD505-2E9C-101B-9397-08002B2CF9AE}" pid="3" name="Reviewer">
    <vt:lpwstr>Alex Wong</vt:lpwstr>
  </property>
</Properties>
</file>